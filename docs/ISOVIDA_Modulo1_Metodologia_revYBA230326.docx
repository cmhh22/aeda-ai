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38036" w14:textId="77777777" w:rsidR="00E45321" w:rsidRDefault="00000000">
      <w:pPr>
        <w:jc w:val="center"/>
      </w:pPr>
      <w:r>
        <w:rPr>
          <w:b/>
          <w:sz w:val="32"/>
        </w:rPr>
        <w:t>Definición Metodológica – Módulo 1 de Ingesta</w:t>
      </w:r>
      <w:r>
        <w:rPr>
          <w:b/>
          <w:sz w:val="32"/>
        </w:rPr>
        <w:br/>
        <w:t>Dataset ISOVIDA</w:t>
      </w:r>
    </w:p>
    <w:p w14:paraId="22CA433A" w14:textId="77777777" w:rsidR="00E45321" w:rsidRDefault="00E45321"/>
    <w:p w14:paraId="4481D6F8" w14:textId="77777777" w:rsidR="00E45321" w:rsidRDefault="00000000">
      <w:r>
        <w:t>Para asegurar que el Módulo 1 de ingesta sea científicamente sólido y reproducible, es necesario cerrar cinco decisiones metodológicas clave sobre el dataset ISOVIDA antes de continuar con las fases de exploración y modelado.</w:t>
      </w:r>
    </w:p>
    <w:p w14:paraId="4420CC33" w14:textId="77777777" w:rsidR="00E45321" w:rsidRDefault="00000000">
      <w:pPr>
        <w:pStyle w:val="Ttulo1"/>
      </w:pPr>
      <w:r>
        <w:t>1. Censura Analítica</w:t>
      </w:r>
    </w:p>
    <w:p w14:paraId="39468DC7" w14:textId="77777777" w:rsidR="00E45321" w:rsidRDefault="00000000">
      <w:pPr>
        <w:rPr>
          <w:ins w:id="0" w:author="Yoelvis Bolaños Alvarez" w:date="2026-03-23T13:53:00Z"/>
        </w:rPr>
      </w:pPr>
      <w:r>
        <w:t>En la hoja RAW, los datos no siempre se presentan como valores numéricos directos. Se observan casos como:</w:t>
      </w:r>
      <w:r>
        <w:br/>
        <w:t>- &lt;LOD (debajo del límite de detección)</w:t>
      </w:r>
      <w:r>
        <w:br/>
        <w:t>- &gt;LOQ/AQL (encima del límite de cuantificación)</w:t>
      </w:r>
      <w:r>
        <w:br/>
        <w:t>- Valores con incertidumbre (x ± u)</w:t>
      </w:r>
      <w:r>
        <w:br/>
      </w:r>
      <w:r>
        <w:br/>
        <w:t>Estas situaciones corresponden a censura analítica. Si no se define una regla única de tratamiento por analito, distintas ejecuciones del pipeline pueden generar resultados inconsistentes (medias, correlaciones, clustering y conclusiones).</w:t>
      </w:r>
    </w:p>
    <w:p w14:paraId="472D5F34" w14:textId="719D380C" w:rsidR="006F4B64" w:rsidRDefault="006F4B64">
      <w:ins w:id="1" w:author="Yoelvis Bolaños Alvarez" w:date="2026-03-23T13:53:00Z">
        <w:r>
          <w:t>Nota: en la nueva base de datos ya se eliminant los LOD y los LOQ, pues es más saludable que sea trabajo de investiga</w:t>
        </w:r>
      </w:ins>
      <w:ins w:id="2" w:author="Yoelvis Bolaños Alvarez" w:date="2026-03-23T13:54:00Z">
        <w:r>
          <w:t>dor, pues hay muchos criterios para imputar estos datos. No creo que deban incluirse en el trabajo (aunque lo podemos discutir)</w:t>
        </w:r>
      </w:ins>
    </w:p>
    <w:p w14:paraId="62B9EF8C" w14:textId="2B9548E0" w:rsidR="00E45321" w:rsidRDefault="00000000">
      <w:pPr>
        <w:pStyle w:val="Ttulo1"/>
      </w:pPr>
      <w:r>
        <w:t>2. Unidades y Normalización</w:t>
      </w:r>
      <w:ins w:id="3" w:author="Yoelvis Bolaños Alvarez" w:date="2026-03-23T13:59:00Z">
        <w:r w:rsidR="006F4B64">
          <w:t xml:space="preserve"> (incluido en excel)</w:t>
        </w:r>
      </w:ins>
    </w:p>
    <w:p w14:paraId="1227A90D" w14:textId="24A2E8BF" w:rsidR="00E45321" w:rsidRDefault="00000000">
      <w:r>
        <w:t>Es necesario confirmar las unidades oficiales por analito y definir conversiones permitidas. En ISOVIDA, algunos analitos están reportados en porcentaje (%) y otros en ppm.</w:t>
      </w:r>
      <w:r>
        <w:br/>
      </w:r>
      <w:r>
        <w:br/>
        <w:t>Sin una unidad canónica por variable, se pueden mezclar escalas no comparables, afectando la interpretación ambiental y los resultados analíticos.</w:t>
      </w:r>
      <w:ins w:id="4" w:author="Yoelvis Bolaños Alvarez" w:date="2026-03-23T13:59:00Z">
        <w:r w:rsidR="006F4B64">
          <w:t xml:space="preserve"> </w:t>
        </w:r>
      </w:ins>
      <w:ins w:id="5" w:author="Yoelvis Bolaños Alvarez" w:date="2026-03-23T14:00:00Z">
        <w:r w:rsidR="006F4B64">
          <w:t>Mejor lo vemos en reunion, las unidades que estan son las que generalmente se utilizan en estos estudios, hay ciertas pautas para la comparación</w:t>
        </w:r>
      </w:ins>
    </w:p>
    <w:p w14:paraId="168D0D60" w14:textId="77777777" w:rsidR="00E45321" w:rsidRDefault="00000000">
      <w:pPr>
        <w:pStyle w:val="Ttulo1"/>
      </w:pPr>
      <w:r>
        <w:t>3. Criterios QA/QC</w:t>
      </w:r>
    </w:p>
    <w:p w14:paraId="3C46D173" w14:textId="598F708E" w:rsidR="00E45321" w:rsidRDefault="00000000">
      <w:r>
        <w:t>Se deben establecer criterios de aseguramiento y control de calidad (QA/QC), incluyendo:</w:t>
      </w:r>
      <w:r>
        <w:br/>
        <w:t>- Porcentaje máximo de valores faltantes por columna/muestra</w:t>
      </w:r>
      <w:ins w:id="6" w:author="Yoelvis Bolaños Alvarez" w:date="2026-03-23T14:02:00Z">
        <w:r w:rsidR="006F4B64">
          <w:t xml:space="preserve">: importante, y no solo faltantes, sino también </w:t>
        </w:r>
        <w:r w:rsidR="00542DE2">
          <w:t>cuando tod</w:t>
        </w:r>
      </w:ins>
      <w:ins w:id="7" w:author="Yoelvis Bolaños Alvarez" w:date="2026-03-23T14:03:00Z">
        <w:r w:rsidR="00542DE2">
          <w:t>as las muestras tienen valores repetidos e iguales de una variable…</w:t>
        </w:r>
      </w:ins>
      <w:r>
        <w:br/>
        <w:t>- Política de detección y tratamiento de outliers</w:t>
      </w:r>
      <w:ins w:id="8" w:author="Yoelvis Bolaños Alvarez" w:date="2026-03-23T14:01:00Z">
        <w:r w:rsidR="006F4B64">
          <w:t xml:space="preserve"> (</w:t>
        </w:r>
      </w:ins>
      <w:ins w:id="9" w:author="Yoelvis Bolaños Alvarez" w:date="2026-03-23T14:03:00Z">
        <w:r w:rsidR="00542DE2">
          <w:t>pruebas estadisticas ya establecida, Grubbs, etc)</w:t>
        </w:r>
      </w:ins>
      <w:r>
        <w:br/>
        <w:t>- Manejo de duplicados, blancos y estándares (si están disponibles)</w:t>
      </w:r>
      <w:ins w:id="10" w:author="Yoelvis Bolaños Alvarez" w:date="2026-03-23T14:03:00Z">
        <w:r w:rsidR="00542DE2">
          <w:t xml:space="preserve">, idem, se pueden aplicar </w:t>
        </w:r>
        <w:r w:rsidR="00542DE2">
          <w:lastRenderedPageBreak/>
          <w:t xml:space="preserve">t-student, </w:t>
        </w:r>
      </w:ins>
      <w:ins w:id="11" w:author="Yoelvis Bolaños Alvarez" w:date="2026-03-23T14:04:00Z">
        <w:r w:rsidR="00542DE2">
          <w:t>etc</w:t>
        </w:r>
      </w:ins>
      <w:r>
        <w:br/>
      </w:r>
      <w:r>
        <w:br/>
        <w:t>Estos criterios definirán cuándo un dataset se considera apto para análisis y cuándo requiere depuración adicional.</w:t>
      </w:r>
    </w:p>
    <w:p w14:paraId="03DDFDC0" w14:textId="0DD7FC01" w:rsidR="00E45321" w:rsidRDefault="00000000">
      <w:pPr>
        <w:pStyle w:val="Ttulo1"/>
      </w:pPr>
      <w:r>
        <w:t>4. Diccionario de Datos</w:t>
      </w:r>
      <w:ins w:id="12" w:author="Yoelvis Bolaños Alvarez" w:date="2026-03-23T13:52:00Z">
        <w:r w:rsidR="006F4B64">
          <w:t xml:space="preserve"> (está incluida en el excel recien enviado)</w:t>
        </w:r>
      </w:ins>
    </w:p>
    <w:p w14:paraId="765C6179" w14:textId="77777777" w:rsidR="00E45321" w:rsidRDefault="00000000">
      <w:r>
        <w:t>Se requiere un diccionario de datos oficial de ISOVIDA que incluya:</w:t>
      </w:r>
      <w:r>
        <w:br/>
        <w:t>- Nombre de columna</w:t>
      </w:r>
      <w:r>
        <w:br/>
        <w:t>- Descripción</w:t>
      </w:r>
      <w:r>
        <w:br/>
        <w:t>- Unidad</w:t>
      </w:r>
      <w:r>
        <w:br/>
        <w:t>- Tipo de dato</w:t>
      </w:r>
      <w:r>
        <w:br/>
        <w:t>- Rango esperado</w:t>
      </w:r>
      <w:r>
        <w:br/>
        <w:t>- Obligatoriedad</w:t>
      </w:r>
      <w:r>
        <w:br/>
      </w:r>
      <w:r>
        <w:br/>
        <w:t>Este diccionario evitará ambigüedades y garantizará consistencia en la interpretación de variables.</w:t>
      </w:r>
    </w:p>
    <w:p w14:paraId="51145E09" w14:textId="77777777" w:rsidR="00E45321" w:rsidRDefault="00000000">
      <w:pPr>
        <w:pStyle w:val="Ttulo1"/>
      </w:pPr>
      <w:r>
        <w:t>5. Objetivo Científico Prioritario</w:t>
      </w:r>
    </w:p>
    <w:p w14:paraId="679498A6" w14:textId="25D20559" w:rsidR="00542DE2" w:rsidDel="00542DE2" w:rsidRDefault="00000000" w:rsidP="00542DE2">
      <w:pPr>
        <w:rPr>
          <w:del w:id="13" w:author="Yoelvis Bolaños Alvarez" w:date="2026-03-23T14:09:00Z"/>
        </w:rPr>
      </w:pPr>
      <w:r>
        <w:t>Para orientar las siguientes fases, es necesario definir el objetivo científico prioritario #1. Ejemplos:</w:t>
      </w:r>
      <w:r>
        <w:br/>
        <w:t>- Gradiente de contaminación por profundidad</w:t>
      </w:r>
      <w:r>
        <w:br/>
        <w:t>- Patrón espacial por estaciones</w:t>
      </w:r>
      <w:r>
        <w:br/>
        <w:t>- Identificación de analitos discriminantes</w:t>
      </w:r>
      <w:r>
        <w:br/>
      </w:r>
      <w:r>
        <w:br/>
        <w:t>Este objetivo alineará el pipeline de ingesta con la pregunta científica central del proyecto.</w:t>
      </w:r>
    </w:p>
    <w:p w14:paraId="17DCB55B" w14:textId="6A21E325" w:rsidR="00542DE2" w:rsidRDefault="00542DE2" w:rsidP="00542DE2">
      <w:pPr>
        <w:rPr>
          <w:ins w:id="14" w:author="Yoelvis Bolaños Alvarez" w:date="2026-03-23T14:09:00Z"/>
        </w:rPr>
      </w:pPr>
      <w:ins w:id="15" w:author="Yoelvis Bolaños Alvarez" w:date="2026-03-23T14:09:00Z">
        <w:r>
          <w:t>Lo hablamos en la reunión…..</w:t>
        </w:r>
      </w:ins>
    </w:p>
    <w:p w14:paraId="5F8B54B4" w14:textId="77777777" w:rsidR="00E45321" w:rsidRDefault="00000000">
      <w:pPr>
        <w:pStyle w:val="Ttulo1"/>
      </w:pPr>
      <w:r>
        <w:t>Decisiones a Validar en la Próxima Reunión</w:t>
      </w:r>
    </w:p>
    <w:p w14:paraId="7F3D6C5B" w14:textId="77777777" w:rsidR="00E45321" w:rsidRDefault="00000000">
      <w:r>
        <w:t>- Regla por analito para &lt;LOD</w:t>
      </w:r>
      <w:r>
        <w:br/>
        <w:t>- Regla por analito para &gt;LOQ/AQL</w:t>
      </w:r>
      <w:r>
        <w:br/>
        <w:t>- Uso de incertidumbre (±) y columnas U_*</w:t>
      </w:r>
      <w:r>
        <w:br/>
        <w:t>- Unidad final oficial por analito y conversiones permitidas</w:t>
      </w:r>
      <w:r>
        <w:br/>
        <w:t>- Umbrales QA/QC de aceptación del dataset</w:t>
      </w:r>
      <w:r>
        <w:br/>
        <w:t>- Objetivo científico prioritario de esta etapa</w:t>
      </w:r>
    </w:p>
    <w:sectPr w:rsidR="00E453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04080"/>
    <w:multiLevelType w:val="hybridMultilevel"/>
    <w:tmpl w:val="3C8C244E"/>
    <w:lvl w:ilvl="0" w:tplc="5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B1D0E"/>
    <w:multiLevelType w:val="hybridMultilevel"/>
    <w:tmpl w:val="7C6014DC"/>
    <w:lvl w:ilvl="0" w:tplc="5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518F9"/>
    <w:multiLevelType w:val="hybridMultilevel"/>
    <w:tmpl w:val="54B2C914"/>
    <w:lvl w:ilvl="0" w:tplc="5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190342">
    <w:abstractNumId w:val="8"/>
  </w:num>
  <w:num w:numId="2" w16cid:durableId="1472558769">
    <w:abstractNumId w:val="6"/>
  </w:num>
  <w:num w:numId="3" w16cid:durableId="1696269569">
    <w:abstractNumId w:val="5"/>
  </w:num>
  <w:num w:numId="4" w16cid:durableId="445543701">
    <w:abstractNumId w:val="4"/>
  </w:num>
  <w:num w:numId="5" w16cid:durableId="1763604377">
    <w:abstractNumId w:val="7"/>
  </w:num>
  <w:num w:numId="6" w16cid:durableId="1424179079">
    <w:abstractNumId w:val="3"/>
  </w:num>
  <w:num w:numId="7" w16cid:durableId="1223756474">
    <w:abstractNumId w:val="2"/>
  </w:num>
  <w:num w:numId="8" w16cid:durableId="1647275714">
    <w:abstractNumId w:val="1"/>
  </w:num>
  <w:num w:numId="9" w16cid:durableId="1908833220">
    <w:abstractNumId w:val="0"/>
  </w:num>
  <w:num w:numId="10" w16cid:durableId="1995715702">
    <w:abstractNumId w:val="10"/>
  </w:num>
  <w:num w:numId="11" w16cid:durableId="506288421">
    <w:abstractNumId w:val="9"/>
  </w:num>
  <w:num w:numId="12" w16cid:durableId="192038567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oelvis Bolaños Alvarez">
    <w15:presenceInfo w15:providerId="Windows Live" w15:userId="335055c5c447d7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DE2"/>
    <w:rsid w:val="006F4B64"/>
    <w:rsid w:val="008B45D8"/>
    <w:rsid w:val="00A23647"/>
    <w:rsid w:val="00AA1D8D"/>
    <w:rsid w:val="00B47730"/>
    <w:rsid w:val="00CB0664"/>
    <w:rsid w:val="00E45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376103"/>
  <w14:defaultImageDpi w14:val="300"/>
  <w15:docId w15:val="{24BDD781-7015-47E1-A43D-4528B20A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4B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4B6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4B6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4B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4B64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F4B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489</Words>
  <Characters>2690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Yoelvis Bolaños Alvarez</cp:lastModifiedBy>
  <cp:revision>3</cp:revision>
  <dcterms:created xsi:type="dcterms:W3CDTF">2026-03-23T17:07:00Z</dcterms:created>
  <dcterms:modified xsi:type="dcterms:W3CDTF">2026-03-23T18:09:00Z</dcterms:modified>
  <cp:category/>
</cp:coreProperties>
</file>